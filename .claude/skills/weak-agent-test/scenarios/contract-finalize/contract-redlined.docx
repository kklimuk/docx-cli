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Independent Contractor Agreement</w:t>
      </w:r>
    </w:p>
    <w:p>
      <w:pPr>
        <w:spacing w:after="160"/>
      </w:pPr>
      <w:r>
        <w:t xml:space="preserve">This Independent Contractor Agreement (the “Agreement”) is made as of </w:t>
      </w:r>
      <w:r>
        <w:rPr>
          <w:b/>
          <w:bCs/>
        </w:rPr>
        <w:t xml:space="preserve">June 8, 2026</w:t>
      </w:r>
      <w:r>
        <w:t xml:space="preserve"> between </w:t>
      </w:r>
      <w:r>
        <w:rPr>
          <w:b/>
          <w:bCs/>
        </w:rPr>
        <w:t xml:space="preserve">Nimbus Freight Systems, Inc.</w:t>
      </w:r>
      <w:r>
        <w:t xml:space="preserve"> (the “Company”) and </w:t>
      </w:r>
      <w:r>
        <w:rPr>
          <w:b/>
          <w:bCs/>
        </w:rPr>
        <w:t xml:space="preserve">Mercer Design Studio, LLC</w:t>
      </w:r>
      <w:r>
        <w:t xml:space="preserve"> (the “Contractor”). The Company and the Contractor agree as follows.</w:t>
      </w:r>
    </w:p>
    <w:p>
      <w:pPr>
        <w:pStyle w:val="ListParagraph"/>
        <w:keepNext/>
        <w:numPr>
          <w:ilvl w:val="0"/>
          <w:numId w:val="2"/>
        </w:numPr>
        <w:spacing w:after="60" w:before="200"/>
      </w:pPr>
      <w:r>
        <w:rPr>
          <w:b/>
          <w:bCs/>
        </w:rPr>
        <w:t xml:space="preserve">Engagement and Term.</w:t>
      </w:r>
    </w:p>
    <w:p>
      <w:pPr>
        <w:spacing w:after="80"/>
        <w:ind w:left="360"/>
      </w:pPr>
      <w:commentRangeStart w:id="0"/>
      <w:r>
        <w:t xml:space="preserve">The Agreement begins on the Effective Date and continues for an initial term of two (2) years. It renews automatically for successive two (2) year terms unless the Contractor delivers written notice of non-renewal by certified mail at least ninety (90) days before the end of the then-current term. Notice by any other method is void.</w:t>
      </w:r>
      <w:commentRangeEnd w:id="0"/>
      <w:r>
        <w:rPr>
          <w:rStyle w:val="CommentReference"/>
        </w:rPr>
        <w:commentReference w:id="0"/>
      </w:r>
    </w:p>
    <w:p>
      <w:pPr>
        <w:pStyle w:val="ListParagraph"/>
        <w:keepNext/>
        <w:numPr>
          <w:ilvl w:val="0"/>
          <w:numId w:val="2"/>
        </w:numPr>
        <w:spacing w:after="60" w:before="200"/>
      </w:pPr>
      <w:r>
        <w:rPr>
          <w:b/>
          <w:bCs/>
        </w:rPr>
        <w:t xml:space="preserve">Services and Scope.</w:t>
      </w:r>
    </w:p>
    <w:p>
      <w:pPr>
        <w:spacing w:after="80"/>
        <w:ind w:left="360"/>
      </w:pPr>
      <w:r>
        <w:t xml:space="preserve">The Contractor shall perform the services described by the Company from time to time. The Company may expand, change, or add to the scope of services at its sole discretion, and the Contractor shall perform all such additional work at no additional charge. Time is of the essence for the Contractor; deadlines set by the Company are binding even if communicated after work has begun.</w:t>
      </w:r>
    </w:p>
    <w:p>
      <w:pPr>
        <w:pStyle w:val="ListParagraph"/>
        <w:keepNext/>
        <w:numPr>
          <w:ilvl w:val="0"/>
          <w:numId w:val="2"/>
        </w:numPr>
        <w:spacing w:after="60" w:before="200"/>
      </w:pPr>
      <w:r>
        <w:rPr>
          <w:b/>
          <w:bCs/>
        </w:rPr>
        <w:t xml:space="preserve">Compensation.</w:t>
      </w:r>
    </w:p>
    <w:p>
      <w:pPr>
        <w:spacing w:after="80"/>
        <w:ind w:left="360"/>
      </w:pPr>
      <w:r>
        <w:t xml:space="preserve">The Company shall pay the amounts set out in the schedule below. All payments are </w:t>
      </w:r>
      <w:del w:id="0" w:author="J. Okafor (Contractor's counsel)" w:date="2026-06-09T19:15:02.380Z">
        <w:r>
          <w:delText xml:space="preserve">Net 90 from the Company</w:delText>
        </w:r>
      </w:del>
      <w:ins w:id="1" w:author="J. Okafor (Contractor's counsel)" w:date="2026-06-09T19:15:02.380Z">
        <w:r>
          <w:t xml:space="preserve">Net 30 from the Company</w:t>
        </w:r>
      </w:ins>
      <w:r>
        <w:t xml:space="preserve">’s acceptance, which the Company may grant or withhold in its sole discretion. The Company may set off, deduct, or withhold any amount it believes in good faith it is owed, and no interest accrues to the Contractor on late or withheld amounts.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Milestone / Item</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right"/>
            </w:pPr>
            <w:r>
              <w:rPr>
                <w:b/>
                <w:bCs/>
                <w:color w:val="FFFFFF"/>
                <w:sz w:val="19"/>
                <w:szCs w:val="19"/>
              </w:rPr>
              <w:t xml:space="preserve">Amount</w:t>
            </w:r>
          </w:p>
        </w:tc>
        <w:tc>
          <w:tcPr>
            <w:tcW w:type="dxa" w:w="2500"/>
            <w:tcBorders>
              <w:top w:val="single" w:color="BBBBBB" w:sz="1"/>
              <w:left w:val="single" w:color="BBBBBB" w:sz="1"/>
              <w:bottom w:val="single" w:color="BBBBBB" w:sz="1"/>
              <w:right w:val="single" w:color="BBBBBB" w:sz="1"/>
            </w:tcBorders>
            <w:shd w:fill="7A2E2E" w:val="clear"/>
            <w:tcMar>
              <w:top w:type="dxa" w:w="50"/>
              <w:left w:type="dxa" w:w="110"/>
              <w:bottom w:type="dxa" w:w="50"/>
              <w:right w:type="dxa" w:w="110"/>
            </w:tcMar>
          </w:tcPr>
          <w:p>
            <w:pPr>
              <w:jc w:val="left"/>
            </w:pPr>
            <w:r>
              <w:rPr>
                <w:b/>
                <w:bCs/>
                <w:color w:val="FFFFFF"/>
                <w:sz w:val="19"/>
                <w:szCs w:val="19"/>
              </w:rPr>
              <w:t xml:space="preserve">Payment Timing</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Project fee (full scope, as expanded by Company)</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$8,000.00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Net 90 after final acceptance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Revisions (unlimited, at Company request)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 (included)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Kill fee if Company terminates for convenience</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None</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Late payment interest owed to Contractor</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$0.00</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Waived</w:t>
            </w:r>
          </w:p>
        </w:tc>
      </w:tr>
      <w:tr>
        <w:tc>
          <w:tcPr>
            <w:tcW w:type="dxa" w:w="436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Company set-off / withholding right</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right"/>
            </w:pPr>
            <w:r>
              <w:rPr>
                <w:b w:val="false"/>
                <w:bCs w:val="false"/>
              </w:rPr>
              <w:t xml:space="preserve">Unlimited</w:t>
            </w:r>
          </w:p>
        </w:tc>
        <w:tc>
          <w:tcPr>
            <w:tcW w:type="dxa" w:w="2500"/>
            <w:tcBorders>
              <w:top w:val="single" w:color="BBBBBB" w:sz="1"/>
              <w:left w:val="single" w:color="BBBBBB" w:sz="1"/>
              <w:bottom w:val="single" w:color="BBBBBB" w:sz="1"/>
              <w:right w:val="single" w:color="BBBBBB" w:sz="1"/>
            </w:tcBorders>
            <w:tcMar>
              <w:top w:type="dxa" w:w="50"/>
              <w:left w:type="dxa" w:w="110"/>
              <w:bottom w:type="dxa" w:w="50"/>
              <w:right w:type="dxa" w:w="110"/>
            </w:tcMar>
          </w:tcPr>
          <w:p>
            <w:pPr>
              <w:jc w:val="left"/>
            </w:pPr>
            <w:r>
              <w:rPr>
                <w:b w:val="false"/>
                <w:bCs w:val="false"/>
              </w:rPr>
              <w:t xml:space="preserve">Sole discretion</w:t>
            </w:r>
          </w:p>
        </w:tc>
      </w:tr>
    </w:tbl>
    <w:p>
      <w:pPr>
        <w:spacing w:after="80"/>
      </w:pPr>
      <w:r>
        <w:t xml:space="preserve"> </w:t>
      </w:r>
    </w:p>
    <w:p>
      <w:pPr>
        <w:pStyle w:val="ListParagraph"/>
        <w:keepNext/>
        <w:numPr>
          <w:ilvl w:val="0"/>
          <w:numId w:val="2"/>
        </w:numPr>
        <w:spacing w:after="60" w:before="200"/>
      </w:pPr>
      <w:r>
        <w:rPr>
          <w:b/>
          <w:bCs/>
        </w:rPr>
        <w:t xml:space="preserve">Intellectual Property.</w:t>
      </w:r>
    </w:p>
    <w:p>
      <w:pPr>
        <w:spacing w:after="80"/>
        <w:ind w:left="360"/>
      </w:pPr>
      <w:r>
        <w:t xml:space="preserve">The Contractor irrevocably assigns to the Company all right, title, and interest in:</w:t>
      </w:r>
    </w:p>
    <w:p>
      <w:pPr>
        <w:pStyle w:val="ListParagraph"/>
        <w:numPr>
          <w:ilvl w:val="1"/>
          <w:numId w:val="2"/>
        </w:numPr>
        <w:spacing w:after="60"/>
      </w:pPr>
      <w:r>
        <w:t xml:space="preserve">all work product created under the Agreement;</w:t>
      </w:r>
    </w:p>
    <w:p>
      <w:pPr>
        <w:pStyle w:val="ListParagraph"/>
        <w:numPr>
          <w:ilvl w:val="1"/>
          <w:numId w:val="2"/>
        </w:numPr>
        <w:spacing w:after="60"/>
      </w:pPr>
      <w:commentRangeStart w:id="1"/>
      <w:r>
        <w:t xml:space="preserve">all intellectual property the Contractor creates, conceives, or reduces to practice during the term, whether or not related to the services and whether or not created on the Contractor’s own time or with the Contractor’s own equipment;</w:t>
      </w:r>
      <w:commentRangeEnd w:id="1"/>
      <w:r>
        <w:rPr>
          <w:rStyle w:val="CommentReference"/>
        </w:rPr>
        <w:commentReference w:id="1"/>
      </w:r>
    </w:p>
    <w:p>
      <w:pPr>
        <w:pStyle w:val="ListParagraph"/>
        <w:numPr>
          <w:ilvl w:val="1"/>
          <w:numId w:val="2"/>
        </w:numPr>
        <w:spacing w:after="60"/>
      </w:pPr>
      <w:r>
        <w:t xml:space="preserve">all of the Contractor’s pre-existing intellectual property that touches, is referenced by, or is combined with the work product; and</w:t>
      </w:r>
    </w:p>
    <w:p>
      <w:pPr>
        <w:pStyle w:val="ListParagraph"/>
        <w:numPr>
          <w:ilvl w:val="1"/>
          <w:numId w:val="2"/>
        </w:numPr>
        <w:spacing w:after="60"/>
      </w:pPr>
      <w:r>
        <w:t xml:space="preserve">all feedback, suggestions, and ideas the Contractor provides to the Company. The Contractor waives all moral rights and agrees not to assert any such rights against the Company or its assigns.</w:t>
      </w:r>
    </w:p>
    <w:p>
      <w:pPr>
        <w:pStyle w:val="ListParagraph"/>
        <w:keepNext/>
        <w:numPr>
          <w:ilvl w:val="0"/>
          <w:numId w:val="2"/>
        </w:numPr>
        <w:spacing w:after="60" w:before="200"/>
      </w:pPr>
      <w:r>
        <w:rPr>
          <w:b/>
          <w:bCs/>
        </w:rPr>
        <w:t xml:space="preserve">Confidentiality.</w:t>
      </w:r>
    </w:p>
    <w:p>
      <w:pPr>
        <w:spacing w:after="80"/>
        <w:ind w:left="360"/>
      </w:pPr>
      <w:r>
        <w:t xml:space="preserve">The Contractor shall keep all Company information confidential in perpetuity. This obligation binds the Contractor with no exception for information that becomes public, that the Contractor already knew, or that the Contractor independently develops. The Company has no corresponding obligation with respect to the Contractor’s information.</w:t>
      </w:r>
    </w:p>
    <w:p>
      <w:pPr>
        <w:pStyle w:val="ListParagraph"/>
        <w:keepNext/>
        <w:numPr>
          <w:ilvl w:val="0"/>
          <w:numId w:val="2"/>
        </w:numPr>
        <w:spacing w:after="60" w:before="200"/>
      </w:pPr>
      <w:r>
        <w:rPr>
          <w:b/>
          <w:bCs/>
        </w:rPr>
        <w:t xml:space="preserve">Non-Competition and Non-Solicitation.</w:t>
      </w:r>
    </w:p>
    <w:p>
      <w:pPr>
        <w:spacing w:after="80"/>
        <w:ind w:left="360"/>
      </w:pPr>
      <w:del w:id="2" w:author="J. Okafor (Contractor's counsel)" w:date="2026-06-09T19:15:02.500Z">
        <w:r>
          <w:delText xml:space="preserve">For five (5) years after the Agreement ends</w:delText>
        </w:r>
      </w:del>
      <w:ins w:id="3" w:author="J. Okafor (Contractor's counsel)" w:date="2026-06-09T19:15:02.500Z">
        <w:r>
          <w:t xml:space="preserve">For one (1) year after the Agreement ends</w:t>
        </w:r>
      </w:ins>
      <w:r>
        <w:t xml:space="preserve">, the Contractor shall not, anywhere in the world, engage in any business that competes with the Company in any industry in which the Company or any affiliate operates or may in the future operate. The Contractor shall not solicit or accept work from any current, former, or prospective customer of the Company. For each breach of this Section, the Contractor shall pay the Company liquidated damages of $50,000, which the parties agree is a reasonable estimate and not a penalty.</w:t>
      </w:r>
    </w:p>
    <w:p>
      <w:pPr>
        <w:pStyle w:val="ListParagraph"/>
        <w:keepNext/>
        <w:numPr>
          <w:ilvl w:val="0"/>
          <w:numId w:val="2"/>
        </w:numPr>
        <w:spacing w:after="60" w:before="200"/>
      </w:pPr>
      <w:r>
        <w:rPr>
          <w:b/>
          <w:bCs/>
        </w:rPr>
        <w:t xml:space="preserve">Representations.</w:t>
      </w:r>
    </w:p>
    <w:p>
      <w:pPr>
        <w:spacing w:after="80"/>
        <w:ind w:left="360"/>
      </w:pPr>
      <w:r>
        <w:t xml:space="preserve">The Contractor represents that the Contractor has had the opportunity to review the Agreement and knowingly waives any right to have it reviewed by independent legal counsel, and acknowledges that the Company has made no representations of any kind outside this document.</w:t>
      </w:r>
    </w:p>
    <w:p>
      <w:pPr>
        <w:pStyle w:val="ListParagraph"/>
        <w:keepNext/>
        <w:numPr>
          <w:ilvl w:val="0"/>
          <w:numId w:val="2"/>
        </w:numPr>
        <w:spacing w:after="60" w:before="200"/>
      </w:pPr>
      <w:r>
        <w:rPr>
          <w:b/>
          <w:bCs/>
        </w:rPr>
        <w:t xml:space="preserve">Indemnification.</w:t>
      </w:r>
    </w:p>
    <w:p>
      <w:pPr>
        <w:spacing w:after="80" w:line="360" w:lineRule="auto"/>
        <w:ind w:left="360"/>
        <w:pPrChange w:id="9" w:author="Contractor's Counsel" w:date="2026-06-23T19:29:01.733Z">
          <w:pPr>
            <w:spacing w:after="80"/>
            <w:ind w:left="360"/>
          </w:pPr>
        </w:pPrChange>
      </w:pPr>
      <w:commentRangeStart w:id="2"/>
      <w:r>
        <w:t xml:space="preserve">The Contractor shall defend, indemnify, and hold harmless the Company and its officers, affiliates, and agents from and against any and all claims, damages, losses, and expenses (including attorney fees) arising out of or relating to the services or the Agreement, including claims arising from the Company’s own negligence. This obligation is uncapped and survives indefinitely.</w:t>
      </w:r>
      <w:commentRangeEnd w:id="2"/>
      <w:r>
        <w:rPr>
          <w:rStyle w:val="CommentReference"/>
        </w:rPr>
        <w:commentReference w:id="2"/>
      </w:r>
    </w:p>
    <w:p>
      <w:pPr>
        <w:pStyle w:val="ListParagraph"/>
        <w:keepNext/>
        <w:numPr>
          <w:ilvl w:val="0"/>
          <w:numId w:val="2"/>
        </w:numPr>
        <w:spacing w:after="60" w:before="200"/>
      </w:pPr>
      <w:r>
        <w:rPr>
          <w:b/>
          <w:bCs/>
        </w:rPr>
        <w:t xml:space="preserve">Limitation of Liability.</w:t>
      </w:r>
    </w:p>
    <w:p>
      <w:pPr>
        <w:spacing w:after="80"/>
        <w:ind w:left="360"/>
      </w:pPr>
      <w:r>
        <w:t xml:space="preserve">The Company’s total liability to the Contractor for any and all claims is limited to the lesser of the fees actually paid to the Contractor in the calendar month preceding the claim or </w:t>
      </w:r>
      <w:del w:id="4" w:author="J. Okafor (Contractor's counsel)" w:date="2026-06-09T19:15:02.618Z">
        <w:r>
          <w:delText xml:space="preserve">one hundred dollars ($100)</w:delText>
        </w:r>
      </w:del>
      <w:ins w:id="5" w:author="J. Okafor (Contractor's counsel)" w:date="2026-06-09T19:15:02.618Z">
        <w:r>
          <w:t xml:space="preserve">one hundred thousand dollars ($100,000)</w:t>
        </w:r>
      </w:ins>
      <w:r>
        <w:t xml:space="preserve">. The Contractor’s liability to the Company is unlimited. The Company is not liable for any indirect, incidental, or consequential damages; the Contractor waives no such damages.</w:t>
      </w:r>
    </w:p>
    <w:p>
      <w:pPr>
        <w:pStyle w:val="ListParagraph"/>
        <w:keepNext/>
        <w:numPr>
          <w:ilvl w:val="0"/>
          <w:numId w:val="2"/>
        </w:numPr>
        <w:spacing w:after="60" w:before="200"/>
      </w:pPr>
      <w:r>
        <w:rPr>
          <w:b/>
          <w:bCs/>
        </w:rPr>
        <w:t xml:space="preserve">Termination.</w:t>
      </w:r>
    </w:p>
    <w:p>
      <w:pPr>
        <w:spacing w:after="80"/>
        <w:ind w:left="360"/>
      </w:pPr>
      <w:r>
        <w:t xml:space="preserve">The Company may terminate the Agreement at any time for any reason or no reason, effective immediately and without notice, and owes no payment for work in progress or work delivered but not yet accepted. The Contractor may terminate only by giving sixty (60) days’ prior written notice and completing all work in progress. The Contractor’s obligations under Sections 4 through 12 survive termination indefinitely.</w:t>
      </w:r>
    </w:p>
    <w:p>
      <w:pPr>
        <w:pStyle w:val="ListParagraph"/>
        <w:keepNext/>
        <w:numPr>
          <w:ilvl w:val="0"/>
          <w:numId w:val="2"/>
        </w:numPr>
        <w:spacing w:after="60" w:before="200"/>
        <w:rPr>
          <w:del w:id="7" w:author="J. Okafor (Contractor's counsel)" w:date="2026-06-09T19:15:02.741Z"/>
        </w:rPr>
      </w:pPr>
      <w:del w:id="6" w:author="J. Okafor (Contractor's counsel)" w:date="2026-06-09T19:15:02.741Z">
        <w:r>
          <w:rPr>
            <w:b/>
            <w:bCs/>
          </w:rPr>
          <w:delText xml:space="preserve">Personal Guarantee.</w:delText>
        </w:r>
      </w:del>
    </w:p>
    <w:p>
      <w:pPr>
        <w:spacing w:after="80"/>
        <w:ind w:left="360"/>
      </w:pPr>
      <w:del w:id="8" w:author="J. Okafor (Contractor's counsel)" w:date="2026-06-09T19:15:02.741Z">
        <w:r>
          <w:delText xml:space="preserve">If the Contractor is an entity, the individual signing personally and unconditionally guarantees all of the Contractor’s obligations under the Agreement, including the indemnification and liquidated-damages obligations, and waives any right to require the Company to proceed first against the entity.</w:delText>
        </w:r>
      </w:del>
    </w:p>
    <w:p>
      <w:pPr>
        <w:pStyle w:val="ListParagraph"/>
        <w:keepNext/>
        <w:numPr>
          <w:ilvl w:val="0"/>
          <w:numId w:val="2"/>
        </w:numPr>
        <w:spacing w:after="60" w:before="200"/>
      </w:pPr>
      <w:r>
        <w:rPr>
          <w:b/>
          <w:bCs/>
        </w:rPr>
        <w:t xml:space="preserve">Dispute Resolution.</w:t>
      </w:r>
    </w:p>
    <w:p>
      <w:pPr>
        <w:spacing w:after="80"/>
        <w:ind w:left="360"/>
      </w:pPr>
      <w:commentRangeStart w:id="3"/>
      <w:r>
        <w:t xml:space="preserve">Any dispute shall be resolved by confidential binding arbitration before a single arbitrator selected by the Company, seated in Wilmington, Delaware, regardless of where the Contractor resides or performs the services. The Contractor shall pay all arbitration fees and costs in advance. The Contractor waives any right to a jury trial and any right to participate in a class or collective action. If the Contractor does not prevail, the Contractor shall pay the Company’s attorney fees; the reverse does not apply.</w:t>
      </w:r>
      <w:commentRangeEnd w:id="3"/>
      <w:r>
        <w:rPr>
          <w:rStyle w:val="CommentReference"/>
        </w:rPr>
        <w:commentReference w:id="3"/>
      </w:r>
    </w:p>
    <w:p>
      <w:pPr>
        <w:pStyle w:val="ListParagraph"/>
        <w:keepNext/>
        <w:numPr>
          <w:ilvl w:val="0"/>
          <w:numId w:val="2"/>
        </w:numPr>
        <w:spacing w:after="60" w:before="200"/>
      </w:pPr>
      <w:r>
        <w:rPr>
          <w:b/>
          <w:bCs/>
        </w:rPr>
        <w:t xml:space="preserve">Amendment.</w:t>
      </w:r>
    </w:p>
    <w:p>
      <w:pPr>
        <w:spacing w:after="80"/>
        <w:ind w:left="360"/>
      </w:pPr>
      <w:r>
        <w:t xml:space="preserve">The Company may amend the Agreement at any time by posting a revised version at a URL of its choosing. The Contractor’s continued performance after any such change constitutes acceptance of the revised terms. The Contractor may not amend the Agreement.</w:t>
      </w:r>
    </w:p>
    <w:p>
      <w:pPr>
        <w:pStyle w:val="ListParagraph"/>
        <w:keepNext/>
        <w:numPr>
          <w:ilvl w:val="0"/>
          <w:numId w:val="2"/>
        </w:numPr>
        <w:spacing w:after="60" w:before="200"/>
      </w:pPr>
      <w:r>
        <w:rPr>
          <w:b/>
          <w:bCs/>
        </w:rPr>
        <w:t xml:space="preserve">Governing Law.</w:t>
      </w:r>
    </w:p>
    <w:p>
      <w:pPr>
        <w:spacing w:after="80"/>
        <w:ind w:left="360"/>
      </w:pPr>
      <w:r>
        <w:t xml:space="preserve">The Agreement is governed by the laws of the State of Delaware, and the Contractor consents to exclusive jurisdiction and venue there, without regard to whether the Contractor has any connection to that forum.</w:t>
      </w:r>
    </w:p>
    <w:p>
      <w:pPr>
        <w:pStyle w:val="ListParagraph"/>
        <w:keepNext/>
        <w:numPr>
          <w:ilvl w:val="0"/>
          <w:numId w:val="2"/>
        </w:numPr>
        <w:spacing w:after="60" w:before="200"/>
      </w:pPr>
      <w:r>
        <w:rPr>
          <w:b/>
          <w:bCs/>
        </w:rPr>
        <w:t xml:space="preserve">Miscellaneous.</w:t>
      </w:r>
    </w:p>
    <w:p>
      <w:pPr>
        <w:spacing w:after="80"/>
        <w:ind w:left="360"/>
      </w:pPr>
      <w:r>
        <w:t xml:space="preserve">The Agreement is the entire agreement between the parties, and the Contractor acknowledges it has not relied on anything not stated here. The Company may assign the Agreement freely; the Contractor may not assign it. If any provision is unenforceable, it shall be reformed to the maximum extent enforceable in the Company’s favor. Electronic signature, or the Contractor’s continued performance, constitutes binding acceptance of the entire Agreement.</w:t>
      </w:r>
    </w:p>
    <w:p>
      <w:pPr>
        <w:spacing w:after="160" w:before="240"/>
      </w:pPr>
      <w:r>
        <w:t xml:space="preserve">IN WITNESS WHEREOF, the parties execute this Agreement as of the Effective Date.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COMPANY</w:t>
            </w:r>
          </w:p>
          <w:p>
            <w:pPr>
              <w:pBdr>
                <w:bottom w:val="single" w:color="333333" w:sz="4" w:space="2"/>
              </w:pBdr>
              <w:spacing w:before="360"/>
            </w:pPr>
            <w:r>
              <w:t xml:space="preserve"> </w:t>
            </w:r>
          </w:p>
          <w:p>
            <w:r>
              <w:t xml:space="preserve">By: </w:t>
            </w:r>
            <w:r>
              <w:t xml:space="preserve">Priya Venkat</w:t>
            </w:r>
          </w:p>
          <w:p>
            <w:r>
              <w:t xml:space="preserve">Title: </w:t>
            </w:r>
            <w:r>
              <w:t xml:space="preserve">VP, Operations</w:t>
            </w:r>
          </w:p>
          <w:p>
            <w:r>
              <w:t xml:space="preserve">Date: 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CONTRACTOR</w:t>
            </w:r>
          </w:p>
          <w:p>
            <w:pPr>
              <w:pBdr>
                <w:bottom w:val="single" w:color="333333" w:sz="4" w:space="2"/>
              </w:pBdr>
              <w:spacing w:before="360"/>
            </w:pPr>
            <w:r>
              <w:t xml:space="preserve"> </w:t>
            </w:r>
          </w:p>
          <w:p>
            <w:r>
              <w:t xml:space="preserve">By: </w:t>
            </w:r>
            <w:r>
              <w:t xml:space="preserve">Harlan Mercer</w:t>
            </w:r>
          </w:p>
          <w:p>
            <w:r>
              <w:t xml:space="preserve">Title: </w:t>
            </w:r>
            <w:r>
              <w:t xml:space="preserve">Principal</w:t>
            </w:r>
          </w:p>
          <w:p>
            <w:r>
              <w:t xml:space="preserve">Date: ___________________</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comment w:id="0" w:author="J. Okafor (Contractor's counsel)" w:date="2026-06-09T19:15:01.770Z" w:initials="JC">
    <w:p w14:paraId="97CB30E2" w14:textId="00000000">
      <w:r>
        <w:t xml:space="preserve">Auto-renewal with certified-mail-only notice is a trap; we propose removing automatic renewal.</w:t>
      </w:r>
    </w:p>
  </w:comment>
  <w:comment w:id="1" w:author="J. Okafor (Contractor's counsel)" w:date="2026-06-09T19:15:01.897Z" w:initials="JC">
    <w:p w14:paraId="81F00F8C" w14:textId="00000000">
      <w:r>
        <w:t xml:space="preserve">This IP assignment is overbroad — limit it to work product created for the Company, not the Contractor's personal-time or pre-existing IP.</w:t>
      </w:r>
    </w:p>
  </w:comment>
  <w:comment w:id="2" w:author="J. Okafor (Contractor's counsel)" w:date="2026-06-09T19:15:02.016Z" w:initials="JC">
    <w:p w14:paraId="F6B5A501" w14:textId="00000000">
      <w:r>
        <w:t xml:space="preserve">Indemnifying the Company against its OWN negligence is not acceptable; please carve out Company negligence.</w:t>
      </w:r>
    </w:p>
  </w:comment>
  <w:comment w:id="3" w:author="J. Okafor (Contractor's counsel)" w:date="2026-06-09T19:15:02.142Z" w:initials="JC">
    <w:p w14:paraId="EC14166F" w14:textId="00000000">
      <w:r>
        <w:t xml:space="preserve">Paying all arbitration fees in advance before a Company-selected arbitrator is one-sided.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4"/>
        <w:szCs w:val="14"/>
      </w:rPr>
      <w:t xml:space="preserve">Synthetic sample for software testing — not a real agreement.  Page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6" w:space="4"/>
      </w:pBdr>
      <w:jc w:val="right"/>
    </w:pPr>
    <w:r>
      <w:rPr>
        <w:color w:val="777777"/>
        <w:sz w:val="15"/>
        <w:szCs w:val="15"/>
      </w:rPr>
      <w:t xml:space="preserve">INDEPENDENT CONTRACTOR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lvl w:ilvl="1" w15:tentative="1">
      <w:start w:val="1"/>
      <w:numFmt w:val="lowerLetter"/>
      <w:lvlText w:val="(%2)"/>
      <w:lvlJc w:val="left"/>
      <w:pPr>
        <w:ind w:left="720" w:hanging="432"/>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2026-06-09T18:28:55.473Z</dcterms:created>
  <dcterms:modified xsi:type="dcterms:W3CDTF">2026-06-09T18:28:55.473Z</dcterms:modified>
</cp:coreProperties>
</file>

<file path=docProps/custom.xml><?xml version="1.0" encoding="utf-8"?>
<Properties xmlns="http://schemas.openxmlformats.org/officeDocument/2006/custom-properties" xmlns:vt="http://schemas.openxmlformats.org/officeDocument/2006/docPropsVTypes"/>
</file>