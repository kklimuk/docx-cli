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r>
        <w:t xml:space="preserve">Origin paragraph: </w:t>
      </w:r>
      <w:moveFrom w:id="1" w:author="Reviewer" w:date="2026-05-05T12:00:00Z">
        <w:r>
          <w:t>the moved sentence</w:t>
        </w:r>
      </w:moveFrom>
      <w:r>
        <w:t>.</w:t>
      </w:r>
    </w:p>
    <w:p>
      <w:r>
        <w:t xml:space="preserve">Destination paragraph: </w:t>
      </w:r>
      <w:moveTo w:id="2" w:author="Reviewer" w:date="2026-05-05T12:00:00Z">
        <w:r>
          <w:t>the moved sentence</w:t>
        </w:r>
      </w:moveTo>
      <w:r>
        <w:t>.</w:t>
      </w:r>
    </w:p>
    <w:sectPr/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Tracked Moves Fixture</dc:title>
  <dc:creator>docx-cli</dc:creator>
  <cp:lastModifiedBy>docx-cli</cp:lastModifiedBy>
  <dcterms:created xsi:type="dcterms:W3CDTF">2026-05-05T00:00:00Z</dcterms:created>
  <dcterms:modified xsi:type="dcterms:W3CDTF">2026-05-05T12:00:00Z</dcterms:modified>
</cp:coreProperties>
</file>