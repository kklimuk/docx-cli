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2"/>
      </w:pPr>
      <w:r>
        <w:t xml:space="preserve">Tracked task lists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buy groceries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1"/>
            <w14:checkedState w14:val="2612"/>
            <w14:uncheckedState w14:val="2610"/>
          </w14:checkbox>
        </w:sdtPr>
        <w:sdtContent>
          <w:ins w:id="0" w:author="Kirill Klimuk" w:date="2026-05-22T00:00:00Z">
            <w:r>
              <w:t>☒</w:t>
            </w:r>
          </w:ins>
          <w:del w:id="1" w:author="Kirill Klimuk" w:date="2026-05-22T00:00:00Z">
            <w:r>
              <w:delText>☐</w:delText>
            </w:r>
          </w:del>
        </w:sdtContent>
      </w:sdt>
      <w:r>
        <w:t xml:space="preserve"> </w:t>
      </w:r>
      <w:r>
        <w:t xml:space="preserve">pay rent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0"/>
            <w14:checkedState w14:val="2612"/>
            <w14:uncheckedState w14:val="2610"/>
          </w14:checkbox>
        </w:sdtPr>
        <w:sdtContent>
          <w:ins w:id="2" w:author="Kirill Klimuk" w:date="2026-05-22T00:00:00Z">
            <w:r>
              <w:t>☐</w:t>
            </w:r>
          </w:ins>
          <w:del w:id="3" w:author="Kirill Klimuk" w:date="2026-05-22T00:00:00Z">
            <w:r>
              <w:delText>☒</w:delText>
            </w:r>
          </w:del>
        </w:sdtContent>
      </w:sdt>
      <w:r>
        <w:t xml:space="preserve"> </w:t>
      </w:r>
      <w:r>
        <w:t xml:space="preserve">call dentist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40"/>
      </w:pPr>
    </w:lvl>
    <w:lvl w:ilvl="1">
      <w:start w:val="1"/>
      <w:numFmt w:val="bullet"/>
      <w:lvlText w:val="◦"/>
      <w:lvlJc w:val="left"/>
      <w:pPr>
        <w:ind w:left="600" w:hanging="240"/>
      </w:pPr>
    </w:lvl>
    <w:lvl w:ilvl="2">
      <w:start w:val="1"/>
      <w:numFmt w:val="bullet"/>
      <w:lvlText w:val="▪"/>
      <w:lvlJc w:val="left"/>
      <w:pPr>
        <w:ind w:left="900" w:hanging="240"/>
      </w:pPr>
    </w:lvl>
    <w:lvl w:ilvl="3">
      <w:start w:val="1"/>
      <w:numFmt w:val="bullet"/>
      <w:lvlText w:val="•"/>
      <w:lvlJc w:val="left"/>
      <w:pPr>
        <w:ind w:left="1200" w:hanging="240"/>
      </w:pPr>
    </w:lvl>
    <w:lvl w:ilvl="4">
      <w:start w:val="1"/>
      <w:numFmt w:val="bullet"/>
      <w:lvlText w:val="◦"/>
      <w:lvlJc w:val="left"/>
      <w:pPr>
        <w:ind w:left="1500" w:hanging="240"/>
      </w:pPr>
    </w:lvl>
    <w:lvl w:ilvl="5">
      <w:start w:val="1"/>
      <w:numFmt w:val="bullet"/>
      <w:lvlText w:val="▪"/>
      <w:lvlJc w:val="left"/>
      <w:pPr>
        <w:ind w:left="1800" w:hanging="240"/>
      </w:pPr>
    </w:lvl>
    <w:lvl w:ilvl="6">
      <w:start w:val="1"/>
      <w:numFmt w:val="bullet"/>
      <w:lvlText w:val="•"/>
      <w:lvlJc w:val="left"/>
      <w:pPr>
        <w:ind w:left="2100" w:hanging="240"/>
      </w:pPr>
    </w:lvl>
    <w:lvl w:ilvl="7">
      <w:start w:val="1"/>
      <w:numFmt w:val="bullet"/>
      <w:lvlText w:val="◦"/>
      <w:lvlJc w:val="left"/>
      <w:pPr>
        <w:ind w:left="2400" w:hanging="240"/>
      </w:pPr>
    </w:lvl>
    <w:lvl w:ilvl="8">
      <w:start w:val="1"/>
      <w:numFmt w:val="bullet"/>
      <w:lvlText w:val="▪"/>
      <w:lvlJc w:val="left"/>
      <w:pPr>
        <w:ind w:left="270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Theme="majorHAnsi" w:hAnsiTheme="majorHAnsi" w:cstheme="majorBidi"/>
      <w:b/>
      <w:color w:val="2E74B5"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