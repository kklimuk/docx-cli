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r>
        <w:t xml:space="preserve">Tables mutations fixture</w:t>
      </w:r>
    </w:p>
    <w:tbl>
      <w:tblPr>
        <w:tblW w:w="5000" w:type="pct"/>
        <w:jc w:val="center"/>
        <w:tblBorders>
          <w:top w:val="double" w:sz="8" w:space="0" w:color="auto"/>
          <w:left w:val="double" w:sz="8" w:space="0" w:color="auto"/>
          <w:bottom w:val="double" w:sz="8" w:space="0" w:color="auto"/>
          <w:right w:val="double" w:sz="8" w:space="0" w:color="auto"/>
          <w:insideH w:val="double" w:sz="8" w:space="0" w:color="auto"/>
          <w:insideV w:val="double" w:sz="8" w:space="0" w:color="auto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w="4680" w:type="dxa"/>
            <w:gridSpan w:val="2"/>
            <w:shd w:val="clear" w:color="auto" w:fill="D9D9D9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w="4680" w:type="dxa"/>
            <w:shd w:val="clear" w:color="auto" w:fill="D9D9D9"/>
            <w:vAlign w:val="center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w="2340" w:type="dxa"/>
            <w:vMerge w:val="restart"/>
          </w:tcPr>
          <w:p>
            <w:r>
              <w:t xml:space="preserve"/>
            </w:r>
          </w:p>
        </w:tc>
        <w:tc>
          <w:tcPr>
            <w:tcW w:w="2340" w:type="dxa"/>
          </w:tcPr>
          <w:p>
            <w:r>
              <w:t xml:space="preserve"/>
            </w:r>
          </w:p>
        </w:tc>
        <w:tc>
          <w:tcPr>
            <w:tcW w:w="4680" w:type="dxa"/>
          </w:tcPr>
          <w:p>
            <w:r>
              <w:t xml:space="preserve"/>
            </w:r>
          </w:p>
        </w:tc>
      </w:tr>
      <w:tr>
        <w:trPr>
          <w:trHeight w:val="576" w:hRule="atLeast"/>
        </w:trPr>
        <w:tc>
          <w:tcPr>
            <w:tcW w:w="2340" w:type="dxa"/>
            <w:vMerge/>
          </w:tcPr>
          <w:p>
            <w:r>
              <w:t xml:space="preserve"/>
            </w:r>
          </w:p>
        </w:tc>
        <w:tc>
          <w:tcPr>
            <w:tcW w:w="2340" w:type="dxa"/>
          </w:tcPr>
          <w:p>
            <w:r>
              <w:t xml:space="preserve"/>
            </w:r>
          </w:p>
        </w:tc>
        <w:tc>
          <w:tcPr>
            <w:tcW w:w="4680" w:type="dxa"/>
            <w:tcBorders>
              <w:bottom w:val="doub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600"/>
        <w:gridCol w:w="1080"/>
        <w:gridCol w:w="2268"/>
        <w:tblGridChange w:id="1">
          <w:tblGrid>
            <w:gridCol w:w="3600"/>
            <w:gridCol w:w="2268"/>
          </w:tblGrid>
        </w:tblGridChange>
      </w:tblGrid>
      <w:tr>
        <w:trPr>
          <w:del w:id="5" w:author="Fixture" w:date="2026-05-21T00:00:00Z"/>
        </w:trPr>
        <w:tc>
          <w:p>
            <w:r>
              <w:t xml:space="preserve"/>
            </w:r>
          </w:p>
        </w:tc>
        <w:tc>
          <w:tcPr>
            <w:cellIns w:id="2" w:author="Fixture" w:date="2026-05-21T00:00:00Z"/>
          </w:tcPr>
          <w:p>
            <w:r>
              <w:t xml:space="preserve"/>
            </w:r>
          </w:p>
        </w:tc>
        <w:tc>
          <w:tcPr>
            <w:cellDel w:id="6" w:author="Fixture" w:date="2026-05-21T00:00:00Z"/>
          </w:tcPr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tcPr>
            <w:cellIns w:id="3" w:author="Fixture" w:date="2026-05-21T00:00:00Z"/>
          </w:tcPr>
          <w:p>
            <w:r>
              <w:t xml:space="preserve"/>
            </w:r>
          </w:p>
        </w:tc>
        <w:tc>
          <w:tcPr>
            <w:cellDel w:id="7" w:author="Fixture" w:date="2026-05-21T00:00:00Z"/>
          </w:tcPr>
          <w:p>
            <w:r>
              <w:t xml:space="preserve"/>
            </w:r>
          </w:p>
        </w:tc>
      </w:tr>
      <w:tr>
        <w:trPr>
          <w:ins w:id="0" w:author="Fixture" w:date="2026-05-21T00:00:00Z"/>
        </w:trPr>
        <w:tc>
          <w:p>
            <w:r>
              <w:t xml:space="preserve">added</w:t>
            </w:r>
          </w:p>
        </w:tc>
        <w:tc>
          <w:tcPr>
            <w:cellIns w:id="4" w:author="Fixture" w:date="2026-05-21T00:00:00Z"/>
          </w:tcPr>
          <w:p>
            <w:r>
              <w:t xml:space="preserve"/>
            </w:r>
          </w:p>
        </w:tc>
        <w:tc>
          <w:tcPr>
            <w:cellDel w:id="8" w:author="Fixture" w:date="2026-05-21T00:00:00Z"/>
          </w:tcPr>
          <w:p>
            <w:r>
              <w:t xml:space="preserve">row</w:t>
            </w:r>
          </w:p>
        </w:tc>
      </w:tr>
    </w:tbl>
    <w:p>
      <w:pPr>
        <w:pStyle w:val="Heading2"/>
      </w:pPr>
      <w:r>
        <w:t xml:space="preserve">Equation host (clean cell)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3120"/>
        <w:gridCol w:w="3120"/>
        <w:gridCol w:w="3120"/>
      </w:tblGrid>
      <w:tr>
        <w:tc>
          <w:p>
            <w:r>
              <w:t xml:space="preserve"/>
            </w:r>
          </w:p>
        </w:tc>
        <w:tc>
          <w:p>
            <w:r>
              <w:t xml:space="preserve">Bare-cell edit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Bare-cell insert</w:t>
            </w:r>
          </w:p>
        </w:tc>
        <w:tc>
          <w:p>
            <w:r>
              <w:t xml:space="preserve">Cell start</w:t>
            </w:r>
          </w:p>
          <w:p>
            <w:r>
              <w:t xml:space="preserve">Cell end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2">
    <w:name w:val="heading 2"/>
    <w:basedOn w:val="Normal"/>
    <w:next w:val="Normal"/>
    <w:qFormat/>
    <w:pPr>
      <w:keepNext/>
      <w:keepLines/>
      <w:spacing w:before="240" w:after="60"/>
      <w:outlineLvl w:val="1"/>
    </w:pPr>
    <w:rPr>
      <w:rFonts w:asciiTheme="majorHAnsi" w:hAnsiTheme="majorHAnsi" w:cstheme="majorBidi"/>
      <w:b/>
      <w:color w:val="2E74B5"/>
      <w:sz w:val="26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Fixture</dc:creator>
  <cp:lastModifiedBy>Fixture</cp:lastModifiedBy>
  <dcterms:created xsi:type="dcterms:W3CDTF">2026-05-21T00:00:00Z</dcterms:created>
  <dcterms:modified xsi:type="dcterms:W3CDTF">2026-05-21T00:00:00Z</dcterms:modified>
</cp:coreProperties>
</file>