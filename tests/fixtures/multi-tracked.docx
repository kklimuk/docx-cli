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del w:id="0" w:author="Reviewer" w:date="2026-05-07T20:00:00Z">
        <w:r>
          <w:delText xml:space="preserve">Alpha</w:delText>
        </w:r>
      </w:del>
      <w:ins w:id="1" w:author="Reviewer" w:date="2026-05-07T20:00:00Z">
        <w:r>
          <w:t xml:space="preserve">Aleph</w:t>
        </w:r>
      </w:ins>
      <w:r>
        <w:t xml:space="preserve"> is first.</w:t>
      </w:r>
    </w:p>
    <w:p>
      <w:del w:id="2" w:author="Reviewer" w:date="2026-05-07T20:00:00Z">
        <w:r>
          <w:delText xml:space="preserve">Beta</w:delText>
        </w:r>
      </w:del>
      <w:ins w:id="3" w:author="Reviewer" w:date="2026-05-07T20:00:00Z">
        <w:r>
          <w:t xml:space="preserve">Bet</w:t>
        </w:r>
      </w:ins>
      <w:r>
        <w:t xml:space="preserve"> is second.</w:t>
      </w:r>
    </w:p>
    <w:p>
      <w:del w:id="4" w:author="Reviewer" w:date="2026-05-07T20:00:00Z">
        <w:r>
          <w:delText xml:space="preserve">Gamma</w:delText>
        </w:r>
      </w:del>
      <w:ins w:id="5" w:author="Reviewer" w:date="2026-05-07T20:00:00Z">
        <w:r>
          <w:t xml:space="preserve">Gimel</w:t>
        </w:r>
      </w:ins>
      <w:r>
        <w:t xml:space="preserve"> is third.</w:t>
      </w:r>
    </w:p>
    <w:p>
      <w:r>
        <w:t xml:space="preserve">Delta is </w:t>
      </w:r>
      <w:del w:id="6" w:author="Reviewer A" w:date="2026-05-07T20:00:00Z">
        <w:r>
          <w:delText xml:space="preserve">fourth</w:delText>
        </w:r>
      </w:del>
      <w:ins w:id="7" w:author="Reviewer A" w:date="2026-05-07T20:00:00Z">
        <w:r>
          <w:t xml:space="preserve">fourth </w:t>
        </w:r>
        <w:del w:id="8" w:author="Editor" w:date="2026-05-07T20:00:00Z">
          <w:r>
            <w:delText xml:space="preserve">and</w:delText>
          </w:r>
        </w:del>
      </w:ins>
      <w:ins w:id="9" w:author="Editor" w:date="2026-05-07T20:00:00Z">
        <w:r>
          <w:t xml:space="preserve">&amp;</w:t>
        </w:r>
      </w:ins>
      <w:ins w:id="10" w:author="Reviewer A" w:date="2026-05-07T20:00:00Z">
        <w:r>
          <w:t xml:space="preserve"> final</w:t>
        </w:r>
      </w:ins>
      <w:r>
        <w:t xml:space="preserve">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trackRevisions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Multi-tracked fixture</dc:title>
  <dc:creator>docx-cli</dc:creator>
  <cp:lastModifiedBy>docx-cli</cp:lastModifiedBy>
  <dcterms:created xsi:type="dcterms:W3CDTF">2026-05-07T20:00:00Z</dcterms:created>
  <dcterms:modified xsi:type="dcterms:W3CDTF">2026-05-07T20:00:00Z</dcterms:modified>
</cp:coreProperties>
</file>