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Footnotes fixture</w:t>
      </w:r>
    </w:p>
    <w:p>
      <w:r>
        <w:t xml:space="preserve">Anchored at end.</w:t>
      </w:r>
      <w:r>
        <w:rPr>
          <w:rStyle w:val="FootnoteReference"/>
        </w:rPr>
        <w:footnoteReference w:id="1"/>
      </w:r>
    </w:p>
    <w:p>
      <w:r>
        <w:rPr>
          <w:rStyle w:val="FootnoteReference"/>
        </w:rPr>
        <w:footnoteReference w:id="2"/>
      </w:r>
      <w:r>
        <w:t xml:space="preserve">Anchored at start. Body.</w:t>
      </w:r>
    </w:p>
    <w:p>
      <w:r>
        <w:t xml:space="preserve">Anchored</w:t>
      </w:r>
      <w:r>
        <w:rPr>
          <w:rStyle w:val="FootnoteReference"/>
        </w:rPr>
        <w:footnoteReference w:id="3"/>
      </w:r>
      <w:r>
        <w:t xml:space="preserve"> mid-run.</w:t>
      </w:r>
    </w:p>
    <w:p>
      <w:r>
        <w:t xml:space="preserve">Endnote here.</w:t>
      </w:r>
      <w:r>
        <w:rPr>
          <w:rStyle w:val="EndnoteReference"/>
        </w:rPr>
        <w:endnoteReference w:id="1"/>
      </w:r>
    </w:p>
    <w:p>
      <w:r>
        <w:t xml:space="preserve">Tracked anchor here.</w:t>
      </w:r>
      <w:ins w:id="0" w:author="docx-cli" w:date="2026-05-22T00:00:00Z">
        <w:r>
          <w:rPr>
            <w:rStyle w:val="FootnoteReference"/>
          </w:rPr>
          <w:footnoteReference w:id="4"/>
        </w:r>
      </w:ins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Body en1.</w:t>
      </w:r>
    </w:p>
  </w:endnote>
</w:endnotes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Edited body fn1.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Body fn2.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Body fn3.</w:t>
      </w:r>
    </w:p>
  </w:footnote>
  <w:footnote w:id="4">
    <w:p>
      <w:pPr>
        <w:pStyle w:val="FootnoteText"/>
      </w:pPr>
      <w:ins w:id="1" w:author="docx-cli" w:date="2026-05-22T00:00:00Z">
        <w:r>
          <w:rPr>
            <w:rStyle w:val="FootnoteReference"/>
          </w:rPr>
          <w:footnoteRef/>
        </w:r>
        <w:r>
          <w:t xml:space="preserve"> Tracked body fn4.</w:t>
        </w:r>
      </w:ins>
    </w:p>
  </w:footnote>
</w:footnote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2026-05-22T00:00:00Z</dcterms:created>
  <dcterms:modified xsi:type="dcterms:W3CDTF">2026-05-22T00:00:00Z</dcterms:modified>
</cp:coreProperties>
</file>